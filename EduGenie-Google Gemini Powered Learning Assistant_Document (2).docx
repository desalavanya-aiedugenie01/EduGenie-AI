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018562545"/>
        <w:tag w:val="goog_rdk_3"/>
      </w:sdtPr>
      <w:sdtContent>
        <w:p w:rsidR="00000000" w:rsidDel="00000000" w:rsidP="00000000" w:rsidRDefault="00000000" w:rsidRPr="00000000" w14:paraId="00000001">
          <w:pPr>
            <w:ind w:left="0" w:firstLine="0"/>
            <w:rPr/>
            <w:pPrChange w:author="Anonymous" w:id="0" w:date="2026-09-22T04:17:16Z">
              <w:pPr/>
            </w:pPrChange>
          </w:pPr>
          <w:sdt>
            <w:sdtPr>
              <w:id w:val="-2107192592"/>
              <w:tag w:val="goog_rdk_1"/>
            </w:sdtPr>
            <w:sdtContent>
              <w:ins w:author="Akalya Jothiposs" w:id="0" w:date="2026-09-22T04:57:27Z"/>
              <w:sdt>
                <w:sdtPr>
                  <w:id w:val="2054152276"/>
                  <w:tag w:val="goog_rdk_2"/>
                </w:sdtPr>
                <w:sdtContent>
                  <w:ins w:author="Akalya Jothiposs" w:id="0" w:date="2026-09-22T04:57:27Z">
                    <w:r w:rsidDel="00000000" w:rsidR="00000000" w:rsidRPr="00000000">
                      <w:rPr>
                        <w:rtl w:val="0"/>
                        <w:rPrChange w:author="Akalya Jothiposs" w:id="1" w:date="2026-09-22T04:57:27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Akalya Jothiposs" w:id="0" w:date="2026-09-22T04:57:27Z"/>
            </w:sdtContent>
          </w:sdt>
          <w:r w:rsidDel="00000000" w:rsidR="00000000" w:rsidRPr="00000000">
            <w:rPr>
              <w:rtl w:val="0"/>
            </w:rPr>
          </w:r>
        </w:p>
      </w:sdtContent>
    </w:sdt>
    <w:p w:rsidR="00000000" w:rsidDel="00000000" w:rsidP="00000000" w:rsidRDefault="00000000" w:rsidRPr="00000000" w14:paraId="00000002">
      <w:pPr>
        <w:jc w:val="cente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EduGenie: Google Gemini Powered Learning Assistant</w:t>
      </w:r>
    </w:p>
    <w:p w:rsidR="00000000" w:rsidDel="00000000" w:rsidP="00000000" w:rsidRDefault="00000000" w:rsidRPr="00000000" w14:paraId="00000003">
      <w:pPr>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04">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Description</w:t>
      </w:r>
    </w:p>
    <w:p w:rsidR="00000000" w:rsidDel="00000000" w:rsidP="00000000" w:rsidRDefault="00000000" w:rsidRPr="00000000" w14:paraId="00000005">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a lightweight AI-powered educational assistant that simplifies learning through generative AI. Designed for students of all academic levels, EduGenie enables users to:</w:t>
      </w:r>
    </w:p>
    <w:p w:rsidR="00000000" w:rsidDel="00000000" w:rsidP="00000000" w:rsidRDefault="00000000" w:rsidRPr="00000000" w14:paraId="00000006">
      <w:pPr>
        <w:numPr>
          <w:ilvl w:val="0"/>
          <w:numId w:val="1"/>
        </w:numPr>
        <w:spacing w:after="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Ask questions and receive smart, concise answers</w:t>
      </w:r>
    </w:p>
    <w:p w:rsidR="00000000" w:rsidDel="00000000" w:rsidP="00000000" w:rsidRDefault="00000000" w:rsidRPr="00000000" w14:paraId="00000007">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Understand complex concepts through simplified explanations</w:t>
      </w:r>
    </w:p>
    <w:p w:rsidR="00000000" w:rsidDel="00000000" w:rsidP="00000000" w:rsidRDefault="00000000" w:rsidRPr="00000000" w14:paraId="00000008">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quizzes from topics or text</w:t>
      </w:r>
    </w:p>
    <w:p w:rsidR="00000000" w:rsidDel="00000000" w:rsidP="00000000" w:rsidRDefault="00000000" w:rsidRPr="00000000" w14:paraId="00000009">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Receive personalized learning recommendations</w:t>
      </w:r>
    </w:p>
    <w:p w:rsidR="00000000" w:rsidDel="00000000" w:rsidP="00000000" w:rsidRDefault="00000000" w:rsidRPr="00000000" w14:paraId="0000000A">
      <w:pPr>
        <w:numPr>
          <w:ilvl w:val="0"/>
          <w:numId w:val="1"/>
        </w:numPr>
        <w:spacing w:after="28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Summarize large educational passages</w:t>
      </w:r>
    </w:p>
    <w:p w:rsidR="00000000" w:rsidDel="00000000" w:rsidP="00000000" w:rsidRDefault="00000000" w:rsidRPr="00000000" w14:paraId="0000000B">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with </w:t>
      </w:r>
      <w:r w:rsidDel="00000000" w:rsidR="00000000" w:rsidRPr="00000000">
        <w:rPr>
          <w:rFonts w:ascii="Cambria" w:cs="Cambria" w:eastAsia="Cambria" w:hAnsi="Cambria"/>
          <w:b w:val="1"/>
          <w:bCs w:val="1"/>
          <w:color w:val="000000"/>
          <w:sz w:val="22"/>
          <w:szCs w:val="22"/>
          <w:rtl w:val="0"/>
        </w:rPr>
        <w:t xml:space="preserve">FastAPI</w:t>
      </w:r>
      <w:r w:rsidDel="00000000" w:rsidR="00000000" w:rsidRPr="00000000">
        <w:rPr>
          <w:rFonts w:ascii="Cambria" w:cs="Cambria" w:eastAsia="Cambria" w:hAnsi="Cambria"/>
          <w:color w:val="000000"/>
          <w:sz w:val="22"/>
          <w:szCs w:val="22"/>
          <w:rtl w:val="0"/>
        </w:rPr>
        <w:t xml:space="preserve"> for the backend and a simple </w:t>
      </w:r>
      <w:r w:rsidDel="00000000" w:rsidR="00000000" w:rsidRPr="00000000">
        <w:rPr>
          <w:rFonts w:ascii="Cambria" w:cs="Cambria" w:eastAsia="Cambria" w:hAnsi="Cambria"/>
          <w:b w:val="1"/>
          <w:bCs w:val="1"/>
          <w:color w:val="000000"/>
          <w:sz w:val="22"/>
          <w:szCs w:val="22"/>
          <w:rtl w:val="0"/>
        </w:rPr>
        <w:t xml:space="preserve">HTML+CSS frontend</w:t>
      </w:r>
      <w:r w:rsidDel="00000000" w:rsidR="00000000" w:rsidRPr="00000000">
        <w:rPr>
          <w:rFonts w:ascii="Cambria" w:cs="Cambria" w:eastAsia="Cambria" w:hAnsi="Cambria"/>
          <w:color w:val="000000"/>
          <w:sz w:val="22"/>
          <w:szCs w:val="22"/>
          <w:rtl w:val="0"/>
        </w:rPr>
        <w:t xml:space="preserve">, EduGenie leverages lightweight and cloud-based AI models for local efficiency and cloud power. It works well on devices like the Mac M1, making it accessible to a broad range of learners and developers.</w:t>
      </w:r>
    </w:p>
    <w:p w:rsidR="00000000" w:rsidDel="00000000" w:rsidP="00000000" w:rsidRDefault="00000000" w:rsidRPr="00000000" w14:paraId="0000000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Scenarios</w:t>
      </w:r>
    </w:p>
    <w:p w:rsidR="00000000" w:rsidDel="00000000" w:rsidP="00000000" w:rsidRDefault="00000000" w:rsidRPr="00000000" w14:paraId="0000000D">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1: A student wants to know about oceans and rivers uses EduGenie to ask “Which is the largest ocean?”  </w:t>
      </w:r>
    </w:p>
    <w:p w:rsidR="00000000" w:rsidDel="00000000" w:rsidP="00000000" w:rsidRDefault="00000000" w:rsidRPr="00000000" w14:paraId="0000000E">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2: A student wants to know the level of her understanding of “The Pythagoras Theorem” and clicks “Generate Quiz.”  </w:t>
      </w:r>
    </w:p>
    <w:p w:rsidR="00000000" w:rsidDel="00000000" w:rsidP="00000000" w:rsidRDefault="00000000" w:rsidRPr="00000000" w14:paraId="0000000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3: A learner exploring SQL requests a learning path which is a structured plan with beginner to advanced topics, timelines, and suggestions.</w:t>
      </w:r>
    </w:p>
    <w:p w:rsidR="00000000" w:rsidDel="00000000" w:rsidP="00000000" w:rsidRDefault="00000000" w:rsidRPr="00000000" w14:paraId="00000010">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1">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2">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3">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4">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5">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6">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7">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8">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ARCHITECTURAL DIAGRAM</w:t>
      </w:r>
    </w:p>
    <w:p w:rsidR="00000000" w:rsidDel="00000000" w:rsidP="00000000" w:rsidRDefault="00000000" w:rsidRPr="00000000" w14:paraId="0000001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sz w:val="36"/>
          <w:szCs w:val="36"/>
        </w:rPr>
        <w:drawing>
          <wp:inline distB="0" distT="0" distL="0" distR="0">
            <wp:extent cx="4889500" cy="4000500"/>
            <wp:effectExtent b="0" l="0" r="0" t="0"/>
            <wp:docPr id="212691689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889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80" w:before="280" w:line="240" w:lineRule="auto"/>
        <w:jc w:val="both"/>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1C">
      <w:pPr>
        <w:spacing w:after="280" w:before="280" w:line="240" w:lineRule="auto"/>
        <w:jc w:val="both"/>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Pre-requisites</w:t>
      </w:r>
    </w:p>
    <w:p w:rsidR="00000000" w:rsidDel="00000000" w:rsidP="00000000" w:rsidRDefault="00000000" w:rsidRPr="00000000" w14:paraId="0000001D">
      <w:pPr>
        <w:pStyle w:val="Heading3"/>
        <w:numPr>
          <w:ilvl w:val="1"/>
          <w:numId w:val="5"/>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Python 3.10+</w:t>
      </w:r>
      <w:r w:rsidDel="00000000" w:rsidR="00000000" w:rsidRPr="00000000">
        <w:rPr>
          <w:rtl w:val="0"/>
        </w:rPr>
      </w:r>
    </w:p>
    <w:p w:rsidR="00000000" w:rsidDel="00000000" w:rsidP="00000000" w:rsidRDefault="00000000" w:rsidRPr="00000000" w14:paraId="0000001E">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b w:val="1"/>
          <w:bCs w:val="1"/>
          <w:color w:val="000000"/>
          <w:sz w:val="22"/>
          <w:szCs w:val="22"/>
          <w:rtl w:val="0"/>
        </w:rPr>
        <w:t xml:space="preserve">: </w:t>
      </w:r>
      <w:hyperlink r:id="rId8">
        <w:r w:rsidDel="00000000" w:rsidR="00000000" w:rsidRPr="00000000">
          <w:rPr>
            <w:rFonts w:ascii="Cambria" w:cs="Cambria" w:eastAsia="Cambria" w:hAnsi="Cambria"/>
            <w:b w:val="1"/>
            <w:bCs w:val="1"/>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1F">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Guide</w:t>
      </w:r>
      <w:r w:rsidDel="00000000" w:rsidR="00000000" w:rsidRPr="00000000">
        <w:rPr>
          <w:rFonts w:ascii="Cambria" w:cs="Cambria" w:eastAsia="Cambria" w:hAnsi="Cambria"/>
          <w:b w:val="1"/>
          <w:bCs w:val="1"/>
          <w:color w:val="000000"/>
          <w:sz w:val="22"/>
          <w:szCs w:val="22"/>
          <w:rtl w:val="0"/>
        </w:rPr>
        <w:t xml:space="preserve">: </w:t>
      </w:r>
      <w:hyperlink r:id="rId9">
        <w:r w:rsidDel="00000000" w:rsidR="00000000" w:rsidRPr="00000000">
          <w:rPr>
            <w:rFonts w:ascii="Cambria" w:cs="Cambria" w:eastAsia="Cambria" w:hAnsi="Cambria"/>
            <w:b w:val="1"/>
            <w:bCs w:val="1"/>
            <w:color w:val="0000ff"/>
            <w:sz w:val="22"/>
            <w:szCs w:val="22"/>
            <w:u w:val="single"/>
            <w:rtl w:val="0"/>
          </w:rPr>
          <w:t xml:space="preserve">Tom's Hardware</w:t>
        </w:r>
      </w:hyperlink>
      <w:r w:rsidDel="00000000" w:rsidR="00000000" w:rsidRPr="00000000">
        <w:rPr>
          <w:rtl w:val="0"/>
        </w:rPr>
      </w:r>
    </w:p>
    <w:p w:rsidR="00000000" w:rsidDel="00000000" w:rsidP="00000000" w:rsidRDefault="00000000" w:rsidRPr="00000000" w14:paraId="00000020">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b w:val="1"/>
          <w:bCs w:val="1"/>
          <w:color w:val="000000"/>
          <w:sz w:val="22"/>
          <w:szCs w:val="22"/>
          <w:rtl w:val="0"/>
        </w:rPr>
        <w:t xml:space="preserve">: </w:t>
      </w:r>
      <w:hyperlink r:id="rId10">
        <w:r w:rsidDel="00000000" w:rsidR="00000000" w:rsidRPr="00000000">
          <w:rPr>
            <w:rFonts w:ascii="Cambria" w:cs="Cambria" w:eastAsia="Cambria" w:hAnsi="Cambria"/>
            <w:b w:val="1"/>
            <w:bCs w:val="1"/>
            <w:color w:val="0000ff"/>
            <w:sz w:val="22"/>
            <w:szCs w:val="22"/>
            <w:u w:val="single"/>
            <w:rtl w:val="0"/>
          </w:rPr>
          <w:t xml:space="preserve">Python Programming Tutorial - Full Course for Beginners</w:t>
        </w:r>
      </w:hyperlink>
      <w:r w:rsidDel="00000000" w:rsidR="00000000" w:rsidRPr="00000000">
        <w:rPr>
          <w:rtl w:val="0"/>
        </w:rPr>
      </w:r>
    </w:p>
    <w:p w:rsidR="00000000" w:rsidDel="00000000" w:rsidP="00000000" w:rsidRDefault="00000000" w:rsidRPr="00000000" w14:paraId="00000021">
      <w:pPr>
        <w:numPr>
          <w:ilvl w:val="0"/>
          <w:numId w:val="5"/>
        </w:numPr>
        <w:spacing w:after="28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b w:val="1"/>
          <w:bCs w:val="1"/>
          <w:color w:val="000000"/>
          <w:sz w:val="22"/>
          <w:szCs w:val="22"/>
          <w:rtl w:val="0"/>
        </w:rPr>
        <w:t xml:space="preserve">:</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the latest Python 3.10+ installer for your operating system from the official website.</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the installer and ensure you check the box that says "Add Python to PATH".</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Follow the installation prompts to complete the setup.</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the installation by opening a terminal or command prompt and typing python --version.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FastAPI Framework – </w:t>
      </w:r>
    </w:p>
    <w:p w:rsidR="00000000" w:rsidDel="00000000" w:rsidP="00000000" w:rsidRDefault="00000000" w:rsidRPr="00000000" w14:paraId="00000028">
      <w:pPr>
        <w:numPr>
          <w:ilvl w:val="0"/>
          <w:numId w:val="6"/>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1">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9">
      <w:pPr>
        <w:numPr>
          <w:ilvl w:val="0"/>
          <w:numId w:val="6"/>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User Guide</w:t>
      </w:r>
      <w:r w:rsidDel="00000000" w:rsidR="00000000" w:rsidRPr="00000000">
        <w:rPr>
          <w:rFonts w:ascii="Cambria" w:cs="Cambria" w:eastAsia="Cambria" w:hAnsi="Cambria"/>
          <w:color w:val="000000"/>
          <w:sz w:val="22"/>
          <w:szCs w:val="22"/>
          <w:rtl w:val="0"/>
        </w:rPr>
        <w:t xml:space="preserve">: </w:t>
      </w:r>
      <w:hyperlink r:id="rId12">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A">
      <w:pPr>
        <w:numPr>
          <w:ilvl w:val="0"/>
          <w:numId w:val="6"/>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3">
        <w:r w:rsidDel="00000000" w:rsidR="00000000" w:rsidRPr="00000000">
          <w:rPr>
            <w:rFonts w:ascii="Cambria" w:cs="Cambria" w:eastAsia="Cambria" w:hAnsi="Cambria"/>
            <w:color w:val="0000ff"/>
            <w:sz w:val="22"/>
            <w:szCs w:val="22"/>
            <w:u w:val="single"/>
            <w:rtl w:val="0"/>
          </w:rPr>
          <w:t xml:space="preserve">FastAPI Crash Course</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sdt>
        <w:sdtPr>
          <w:id w:val="1725633939"/>
          <w:tag w:val="goog_rdk_5"/>
        </w:sdtPr>
        <w:sdtContent>
          <w:ins w:author="Anonymous" w:id="3" w:date="2026-09-22T04:17:55Z"/>
          <w:sdt>
            <w:sdtPr>
              <w:id w:val="1896626069"/>
              <w:tag w:val="goog_rdk_6"/>
            </w:sdtPr>
            <w:sdtContent>
              <w:ins w:author="Anonymous" w:id="3" w:date="2026-09-22T04:17:55Z">
                <w:r w:rsidDel="00000000" w:rsidR="00000000" w:rsidRPr="00000000">
                  <w:rPr>
                    <w:rFonts w:ascii="Cambria" w:cs="Cambria" w:eastAsia="Cambria" w:hAnsi="Cambria"/>
                    <w:sz w:val="22"/>
                    <w:szCs w:val="22"/>
                    <w:rtl w:val="0"/>
                    <w:rPrChange w:author="Anonymous" w:id="4" w:date="2026-09-22T04:17:55Z">
                      <w:rPr>
                        <w:rFonts w:ascii="Cambria" w:cs="Cambria" w:eastAsia="Cambria" w:hAnsi="Cambria"/>
                        <w:color w:val="000000"/>
                        <w:sz w:val="22"/>
                        <w:szCs w:val="22"/>
                      </w:rPr>
                    </w:rPrChange>
                  </w:rPr>
                  <w:t xml:space="preserve"> </w:t>
                </w:r>
              </w:ins>
            </w:sdtContent>
          </w:sdt>
          <w:ins w:author="Anonymous" w:id="3" w:date="2026-09-22T04:17:55Z"/>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HTML &amp; CSS – Basic templating used in /templates and /static</w:t>
      </w:r>
    </w:p>
    <w:p w:rsidR="00000000" w:rsidDel="00000000" w:rsidP="00000000" w:rsidRDefault="00000000" w:rsidRPr="00000000" w14:paraId="0000002C">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Google Gemini API Key</w:t>
      </w:r>
      <w:r w:rsidDel="00000000" w:rsidR="00000000" w:rsidRPr="00000000">
        <w:rPr>
          <w:rtl w:val="0"/>
        </w:rPr>
      </w:r>
    </w:p>
    <w:p w:rsidR="00000000" w:rsidDel="00000000" w:rsidP="00000000" w:rsidRDefault="00000000" w:rsidRPr="00000000" w14:paraId="0000002D">
      <w:pPr>
        <w:numPr>
          <w:ilvl w:val="0"/>
          <w:numId w:val="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4">
        <w:r w:rsidDel="00000000" w:rsidR="00000000" w:rsidRPr="00000000">
          <w:rPr>
            <w:rFonts w:ascii="Cambria" w:cs="Cambria" w:eastAsia="Cambria" w:hAnsi="Cambria"/>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2E">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Guide</w:t>
      </w:r>
      <w:r w:rsidDel="00000000" w:rsidR="00000000" w:rsidRPr="00000000">
        <w:rPr>
          <w:rFonts w:ascii="Cambria" w:cs="Cambria" w:eastAsia="Cambria" w:hAnsi="Cambria"/>
          <w:color w:val="000000"/>
          <w:sz w:val="22"/>
          <w:szCs w:val="22"/>
          <w:rtl w:val="0"/>
        </w:rPr>
        <w:t xml:space="preserve">: </w:t>
      </w:r>
      <w:hyperlink r:id="rId15">
        <w:r w:rsidDel="00000000" w:rsidR="00000000" w:rsidRPr="00000000">
          <w:rPr>
            <w:rFonts w:ascii="Cambria" w:cs="Cambria" w:eastAsia="Cambria" w:hAnsi="Cambria"/>
            <w:color w:val="0000ff"/>
            <w:sz w:val="22"/>
            <w:szCs w:val="22"/>
            <w:u w:val="single"/>
            <w:rtl w:val="0"/>
          </w:rPr>
          <w:t xml:space="preserve">GeeksforGeeks</w:t>
        </w:r>
      </w:hyperlink>
      <w:r w:rsidDel="00000000" w:rsidR="00000000" w:rsidRPr="00000000">
        <w:rPr>
          <w:rtl w:val="0"/>
        </w:rPr>
      </w:r>
    </w:p>
    <w:p w:rsidR="00000000" w:rsidDel="00000000" w:rsidP="00000000" w:rsidRDefault="00000000" w:rsidRPr="00000000" w14:paraId="0000002F">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6">
        <w:r w:rsidDel="00000000" w:rsidR="00000000" w:rsidRPr="00000000">
          <w:rPr>
            <w:rFonts w:ascii="Cambria" w:cs="Cambria" w:eastAsia="Cambria" w:hAnsi="Cambria"/>
            <w:color w:val="0000ff"/>
            <w:sz w:val="22"/>
            <w:szCs w:val="22"/>
            <w:u w:val="single"/>
            <w:rtl w:val="0"/>
          </w:rPr>
          <w:t xml:space="preserve">How to Use Google Gemini API Key</w:t>
        </w:r>
      </w:hyperlink>
      <w:r w:rsidDel="00000000" w:rsidR="00000000" w:rsidRPr="00000000">
        <w:rPr>
          <w:rtl w:val="0"/>
        </w:rPr>
      </w:r>
    </w:p>
    <w:p w:rsidR="00000000" w:rsidDel="00000000" w:rsidP="00000000" w:rsidRDefault="00000000" w:rsidRPr="00000000" w14:paraId="00000030">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1">
      <w:pPr>
        <w:numPr>
          <w:ilvl w:val="1"/>
          <w:numId w:val="7"/>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Visit the Google AI Studio and sign in with your Google account.</w:t>
      </w:r>
    </w:p>
    <w:p w:rsidR="00000000" w:rsidDel="00000000" w:rsidP="00000000" w:rsidRDefault="00000000" w:rsidRPr="00000000" w14:paraId="00000032">
      <w:pPr>
        <w:numPr>
          <w:ilvl w:val="1"/>
          <w:numId w:val="7"/>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Create a new project and enable the Gemini API.</w:t>
      </w:r>
    </w:p>
    <w:p w:rsidR="00000000" w:rsidDel="00000000" w:rsidP="00000000" w:rsidRDefault="00000000" w:rsidRPr="00000000" w14:paraId="00000033">
      <w:pPr>
        <w:numPr>
          <w:ilvl w:val="1"/>
          <w:numId w:val="7"/>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an API key and securely store it.</w:t>
      </w:r>
    </w:p>
    <w:p w:rsidR="00000000" w:rsidDel="00000000" w:rsidP="00000000" w:rsidRDefault="00000000" w:rsidRPr="00000000" w14:paraId="00000034">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Uvicorn (ASGI Server)</w:t>
      </w:r>
      <w:r w:rsidDel="00000000" w:rsidR="00000000" w:rsidRPr="00000000">
        <w:rPr>
          <w:rtl w:val="0"/>
        </w:rPr>
      </w:r>
    </w:p>
    <w:p w:rsidR="00000000" w:rsidDel="00000000" w:rsidP="00000000" w:rsidRDefault="00000000" w:rsidRPr="00000000" w14:paraId="00000035">
      <w:pPr>
        <w:numPr>
          <w:ilvl w:val="0"/>
          <w:numId w:val="8"/>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7">
        <w:r w:rsidDel="00000000" w:rsidR="00000000" w:rsidRPr="00000000">
          <w:rPr>
            <w:rFonts w:ascii="Cambria" w:cs="Cambria" w:eastAsia="Cambria" w:hAnsi="Cambria"/>
            <w:color w:val="0000ff"/>
            <w:sz w:val="22"/>
            <w:szCs w:val="22"/>
            <w:u w:val="single"/>
            <w:rtl w:val="0"/>
          </w:rPr>
          <w:t xml:space="preserve">PyPI</w:t>
        </w:r>
      </w:hyperlink>
      <w:r w:rsidDel="00000000" w:rsidR="00000000" w:rsidRPr="00000000">
        <w:rPr>
          <w:rtl w:val="0"/>
        </w:rPr>
      </w:r>
    </w:p>
    <w:p w:rsidR="00000000" w:rsidDel="00000000" w:rsidP="00000000" w:rsidRDefault="00000000" w:rsidRPr="00000000" w14:paraId="00000036">
      <w:pPr>
        <w:numPr>
          <w:ilvl w:val="0"/>
          <w:numId w:val="8"/>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7">
      <w:pPr>
        <w:numPr>
          <w:ilvl w:val="1"/>
          <w:numId w:val="8"/>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Install Uvicorn using pip: pip install uvicorn</w:t>
      </w:r>
    </w:p>
    <w:p w:rsidR="00000000" w:rsidDel="00000000" w:rsidP="00000000" w:rsidRDefault="00000000" w:rsidRPr="00000000" w14:paraId="00000038">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Jinja2 (HTML Templating Engine)</w:t>
      </w:r>
      <w:r w:rsidDel="00000000" w:rsidR="00000000" w:rsidRPr="00000000">
        <w:rPr>
          <w:rtl w:val="0"/>
        </w:rPr>
      </w:r>
    </w:p>
    <w:p w:rsidR="00000000" w:rsidDel="00000000" w:rsidP="00000000" w:rsidRDefault="00000000" w:rsidRPr="00000000" w14:paraId="00000039">
      <w:pPr>
        <w:numPr>
          <w:ilvl w:val="0"/>
          <w:numId w:val="9"/>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Jinja2 Documentation</w:t>
      </w:r>
    </w:p>
    <w:p w:rsidR="00000000" w:rsidDel="00000000" w:rsidP="00000000" w:rsidRDefault="00000000" w:rsidRPr="00000000" w14:paraId="0000003A">
      <w:pPr>
        <w:numPr>
          <w:ilvl w:val="0"/>
          <w:numId w:val="9"/>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B">
      <w:pPr>
        <w:numPr>
          <w:ilvl w:val="1"/>
          <w:numId w:val="9"/>
        </w:numPr>
        <w:spacing w:after="280" w:before="0" w:line="240" w:lineRule="auto"/>
        <w:ind w:left="1440" w:hanging="360"/>
        <w:rPr>
          <w:color w:val="000000"/>
        </w:rPr>
      </w:pPr>
      <w:r w:rsidDel="00000000" w:rsidR="00000000" w:rsidRPr="00000000">
        <w:rPr>
          <w:rFonts w:ascii="Cambria" w:cs="Cambria" w:eastAsia="Cambria" w:hAnsi="Cambria"/>
          <w:color w:val="000000"/>
          <w:sz w:val="22"/>
          <w:szCs w:val="22"/>
          <w:rtl w:val="0"/>
        </w:rPr>
        <w:t xml:space="preserve">Install Jinja2 using pip: pip install jinja2</w:t>
      </w:r>
      <w:r w:rsidDel="00000000" w:rsidR="00000000" w:rsidRPr="00000000">
        <w:rPr>
          <w:rtl w:val="0"/>
        </w:rPr>
      </w:r>
    </w:p>
    <w:p w:rsidR="00000000" w:rsidDel="00000000" w:rsidP="00000000" w:rsidRDefault="00000000" w:rsidRPr="00000000" w14:paraId="0000003C">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D">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E">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F">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0">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1">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2">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3">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4">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5">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6">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7">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8">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Workflow</w:t>
      </w:r>
    </w:p>
    <w:p w:rsidR="00000000" w:rsidDel="00000000" w:rsidP="00000000" w:rsidRDefault="00000000" w:rsidRPr="00000000" w14:paraId="0000004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04B">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1.1</w:t>
      </w:r>
      <w:r w:rsidDel="00000000" w:rsidR="00000000" w:rsidRPr="00000000">
        <w:rPr>
          <w:rFonts w:ascii="Cambria" w:cs="Cambria" w:eastAsia="Cambria" w:hAnsi="Cambria"/>
          <w:color w:val="000000"/>
          <w:rtl w:val="0"/>
        </w:rPr>
        <w:t xml:space="preserve">: Select AI Models</w:t>
      </w:r>
    </w:p>
    <w:p w:rsidR="00000000" w:rsidDel="00000000" w:rsidP="00000000" w:rsidRDefault="00000000" w:rsidRPr="00000000" w14:paraId="0000004C">
      <w:pPr>
        <w:numPr>
          <w:ilvl w:val="0"/>
          <w:numId w:val="12"/>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Gemini 1.5 Pro (via API):</w:t>
      </w:r>
      <w:r w:rsidDel="00000000" w:rsidR="00000000" w:rsidRPr="00000000">
        <w:rPr>
          <w:rFonts w:ascii="Cambria" w:cs="Cambria" w:eastAsia="Cambria" w:hAnsi="Cambria"/>
          <w:color w:val="000000"/>
          <w:sz w:val="22"/>
          <w:szCs w:val="22"/>
          <w:rtl w:val="0"/>
        </w:rPr>
        <w:br w:type="textWrapping"/>
        <w:t xml:space="preserve">Used for: Q&amp;A, summarization, quiz generation, learning paths</w:t>
        <w:br w:type="textWrapping"/>
        <w:t xml:space="preserve">Benefits: Advanced reasoning, structured outputs, and cloud inference</w:t>
      </w:r>
    </w:p>
    <w:p w:rsidR="00000000" w:rsidDel="00000000" w:rsidP="00000000" w:rsidRDefault="00000000" w:rsidRPr="00000000" w14:paraId="0000004D">
      <w:pPr>
        <w:numPr>
          <w:ilvl w:val="0"/>
          <w:numId w:val="12"/>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LaMini-Flan-T5-783M (local):</w:t>
      </w:r>
      <w:r w:rsidDel="00000000" w:rsidR="00000000" w:rsidRPr="00000000">
        <w:rPr>
          <w:rFonts w:ascii="Cambria" w:cs="Cambria" w:eastAsia="Cambria" w:hAnsi="Cambria"/>
          <w:color w:val="000000"/>
          <w:sz w:val="22"/>
          <w:szCs w:val="22"/>
          <w:rtl w:val="0"/>
        </w:rPr>
        <w:br w:type="textWrapping"/>
        <w:t xml:space="preserve">Used for: Concept explanation</w:t>
        <w:br w:type="textWrapping"/>
        <w:t xml:space="preserve">Benefits: Instruction-tuned, lightweight, CPU-compatible</w:t>
      </w:r>
    </w:p>
    <w:p w:rsidR="00000000" w:rsidDel="00000000" w:rsidP="00000000" w:rsidRDefault="00000000" w:rsidRPr="00000000" w14:paraId="0000004E">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Folder Architecture: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F">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EduGenie/</w:t>
            </w:r>
          </w:p>
        </w:tc>
      </w:tr>
      <w:tr>
        <w:trPr>
          <w:cantSplit w:val="0"/>
          <w:tblHeader w:val="0"/>
        </w:trPr>
        <w:tc>
          <w:tcPr/>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main.py                  # FastAPI app</w:t>
            </w:r>
          </w:p>
        </w:tc>
      </w:tr>
      <w:tr>
        <w:trPr>
          <w:cantSplit w:val="0"/>
          <w:tblHeader w:val="0"/>
        </w:trPr>
        <w:tc>
          <w:tcPr/>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explanation_module.py    # Concept explanation logic</w:t>
            </w:r>
          </w:p>
        </w:tc>
      </w:tr>
      <w:tr>
        <w:trPr>
          <w:cantSplit w:val="0"/>
          <w:tblHeader w:val="0"/>
        </w:trPr>
        <w:tc>
          <w:tcPr/>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qna.py                   # Question answering</w:t>
            </w:r>
          </w:p>
        </w:tc>
      </w:tr>
      <w:tr>
        <w:trPr>
          <w:cantSplit w:val="0"/>
          <w:tblHeader w:val="0"/>
        </w:trPr>
        <w:tc>
          <w:tcPr/>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quiz_module.py           # Quiz generation</w:t>
            </w:r>
          </w:p>
        </w:tc>
      </w:tr>
      <w:tr>
        <w:trPr>
          <w:cantSplit w:val="0"/>
          <w:tblHeader w:val="0"/>
        </w:trPr>
        <w:tc>
          <w:tcPr/>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summary_module.py        # Summarization</w:t>
            </w:r>
          </w:p>
        </w:tc>
      </w:tr>
      <w:tr>
        <w:trPr>
          <w:cantSplit w:val="0"/>
          <w:tblHeader w:val="0"/>
        </w:trPr>
        <w:tc>
          <w:tcPr/>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learning_path.py         # Learning recommendations</w:t>
            </w:r>
          </w:p>
        </w:tc>
      </w:tr>
      <w:tr>
        <w:trPr>
          <w:cantSplit w:val="0"/>
          <w:tblHeader w:val="0"/>
        </w:trPr>
        <w:tc>
          <w:tcPr/>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templates/index.html     # HTML frontend</w:t>
            </w:r>
          </w:p>
        </w:tc>
      </w:tr>
      <w:tr>
        <w:trPr>
          <w:cantSplit w:val="0"/>
          <w:tblHeader w:val="0"/>
        </w:trPr>
        <w:tc>
          <w:tcPr/>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static/style.css         # Styling</w:t>
            </w:r>
          </w:p>
        </w:tc>
      </w:tr>
      <w:tr>
        <w:trPr>
          <w:cantSplit w:val="0"/>
          <w:tblHeader w:val="0"/>
        </w:trPr>
        <w:tc>
          <w:tcPr/>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requirements.txt         # Python dependencies</w:t>
            </w:r>
          </w:p>
        </w:tc>
      </w:tr>
    </w:tbl>
    <w:p w:rsidR="00000000" w:rsidDel="00000000" w:rsidP="00000000" w:rsidRDefault="00000000" w:rsidRPr="00000000" w14:paraId="00000059">
      <w:pPr>
        <w:tabs>
          <w:tab w:val="left" w:leader="none" w:pos="39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A">
      <w:pPr>
        <w:tabs>
          <w:tab w:val="left" w:leader="none" w:pos="3940"/>
        </w:tabs>
        <w:rPr>
          <w:rFonts w:ascii="Cambria" w:cs="Cambria" w:eastAsia="Cambria" w:hAnsi="Cambria"/>
        </w:rPr>
      </w:pPr>
      <w:r w:rsidDel="00000000" w:rsidR="00000000" w:rsidRPr="00000000">
        <w:rPr>
          <w:rFonts w:ascii="Cambria" w:cs="Cambria" w:eastAsia="Cambria" w:hAnsi="Cambria"/>
        </w:rPr>
        <w:drawing>
          <wp:inline distB="0" distT="0" distL="0" distR="0">
            <wp:extent cx="2286000" cy="3816626"/>
            <wp:effectExtent b="0" l="0" r="0" t="0"/>
            <wp:docPr id="2126916899" name="image6.png"/>
            <a:graphic>
              <a:graphicData uri="http://schemas.openxmlformats.org/drawingml/2006/picture">
                <pic:pic>
                  <pic:nvPicPr>
                    <pic:cNvPr id="0" name="image6.png"/>
                    <pic:cNvPicPr preferRelativeResize="0"/>
                  </pic:nvPicPr>
                  <pic:blipFill>
                    <a:blip r:embed="rId18"/>
                    <a:srcRect b="27410" l="0" r="0" t="0"/>
                    <a:stretch>
                      <a:fillRect/>
                    </a:stretch>
                  </pic:blipFill>
                  <pic:spPr>
                    <a:xfrm>
                      <a:off x="0" y="0"/>
                      <a:ext cx="2286000" cy="381662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tabs>
          <w:tab w:val="left" w:leader="none" w:pos="3940"/>
        </w:tabs>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FIG. Showing the Folder Architecture</w:t>
      </w:r>
    </w:p>
    <w:p w:rsidR="00000000" w:rsidDel="00000000" w:rsidP="00000000" w:rsidRDefault="00000000" w:rsidRPr="00000000" w14:paraId="0000005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05D">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2.1. : </w:t>
      </w:r>
      <w:r w:rsidDel="00000000" w:rsidR="00000000" w:rsidRPr="00000000">
        <w:rPr>
          <w:rFonts w:ascii="Cambria" w:cs="Cambria" w:eastAsia="Cambria" w:hAnsi="Cambria"/>
          <w:color w:val="000000"/>
          <w:rtl w:val="0"/>
        </w:rPr>
        <w:t xml:space="preserve">Module Implementation</w:t>
      </w:r>
      <w:r w:rsidDel="00000000" w:rsidR="00000000" w:rsidRPr="00000000">
        <w:rPr>
          <w:rtl w:val="0"/>
        </w:rPr>
      </w:r>
    </w:p>
    <w:p w:rsidR="00000000" w:rsidDel="00000000" w:rsidP="00000000" w:rsidRDefault="00000000" w:rsidRPr="00000000" w14:paraId="0000005E">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 Module</w:t>
      </w:r>
    </w:p>
    <w:p w:rsidR="00000000" w:rsidDel="00000000" w:rsidP="00000000" w:rsidRDefault="00000000" w:rsidRPr="00000000" w14:paraId="0000005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rsidR="00000000" w:rsidDel="00000000" w:rsidP="00000000" w:rsidRDefault="00000000" w:rsidRPr="00000000" w14:paraId="00000060">
      <w:pPr>
        <w:spacing w:after="280" w:before="280" w:line="240" w:lineRule="auto"/>
        <w:jc w:val="center"/>
        <w:rPr>
          <w:rFonts w:ascii="Cambria" w:cs="Cambria" w:eastAsia="Cambria" w:hAnsi="Cambria"/>
          <w:color w:val="000000"/>
          <w:sz w:val="22"/>
          <w:szCs w:val="22"/>
        </w:rPr>
      </w:pPr>
      <w:r w:rsidDel="00000000" w:rsidR="00000000" w:rsidRPr="00000000">
        <w:rPr/>
        <w:drawing>
          <wp:inline distB="0" distT="0" distL="0" distR="0">
            <wp:extent cx="5731510" cy="2904490"/>
            <wp:effectExtent b="0" l="0" r="0" t="0"/>
            <wp:docPr id="212691689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510" cy="290449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Explanation module logic</w:t>
      </w:r>
    </w:p>
    <w:p w:rsidR="00000000" w:rsidDel="00000000" w:rsidP="00000000" w:rsidRDefault="00000000" w:rsidRPr="00000000" w14:paraId="00000062">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 Module</w:t>
      </w:r>
    </w:p>
    <w:p w:rsidR="00000000" w:rsidDel="00000000" w:rsidP="00000000" w:rsidRDefault="00000000" w:rsidRPr="00000000" w14:paraId="00000063">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000000" w:rsidDel="00000000" w:rsidP="00000000" w:rsidRDefault="00000000" w:rsidRPr="00000000" w14:paraId="00000064">
      <w:pPr>
        <w:spacing w:after="280" w:before="280" w:line="240" w:lineRule="auto"/>
        <w:jc w:val="center"/>
        <w:rPr>
          <w:rFonts w:ascii="Cambria" w:cs="Cambria" w:eastAsia="Cambria" w:hAnsi="Cambria"/>
          <w:b w:val="1"/>
          <w:bCs w:val="1"/>
          <w:color w:val="000000"/>
          <w:sz w:val="22"/>
          <w:szCs w:val="22"/>
        </w:rPr>
      </w:pPr>
      <w:r w:rsidDel="00000000" w:rsidR="00000000" w:rsidRPr="00000000">
        <w:rPr>
          <w:b w:val="1"/>
          <w:bCs w:val="1"/>
        </w:rPr>
        <w:drawing>
          <wp:inline distB="0" distT="0" distL="0" distR="0">
            <wp:extent cx="5731510" cy="1038860"/>
            <wp:effectExtent b="0" l="0" r="0" t="0"/>
            <wp:docPr id="212691690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510" cy="103886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Q/A Module</w:t>
      </w:r>
    </w:p>
    <w:p w:rsidR="00000000" w:rsidDel="00000000" w:rsidP="00000000" w:rsidRDefault="00000000" w:rsidRPr="00000000" w14:paraId="00000066">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 Module</w:t>
      </w:r>
    </w:p>
    <w:p w:rsidR="00000000" w:rsidDel="00000000" w:rsidP="00000000" w:rsidRDefault="00000000" w:rsidRPr="00000000" w14:paraId="00000067">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000000" w:rsidDel="00000000" w:rsidP="00000000" w:rsidRDefault="00000000" w:rsidRPr="00000000" w14:paraId="00000068">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4703445"/>
            <wp:effectExtent b="0" l="0" r="0" t="0"/>
            <wp:docPr id="212691690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510" cy="470344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Quiz Module Logic</w:t>
      </w:r>
    </w:p>
    <w:p w:rsidR="00000000" w:rsidDel="00000000" w:rsidP="00000000" w:rsidRDefault="00000000" w:rsidRPr="00000000" w14:paraId="0000006A">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000000" w:rsidDel="00000000" w:rsidP="00000000" w:rsidRDefault="00000000" w:rsidRPr="00000000" w14:paraId="0000006B">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Summary Module</w:t>
      </w:r>
    </w:p>
    <w:p w:rsidR="00000000" w:rsidDel="00000000" w:rsidP="00000000" w:rsidRDefault="00000000" w:rsidRPr="00000000" w14:paraId="0000006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000000" w:rsidDel="00000000" w:rsidP="00000000" w:rsidRDefault="00000000" w:rsidRPr="00000000" w14:paraId="0000006D">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1793875"/>
            <wp:effectExtent b="0" l="0" r="0" t="0"/>
            <wp:docPr id="212691690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510" cy="17938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80" w:before="280" w:line="240" w:lineRule="auto"/>
        <w:ind w:left="720" w:firstLine="0"/>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Summary Module</w:t>
      </w:r>
    </w:p>
    <w:p w:rsidR="00000000" w:rsidDel="00000000" w:rsidP="00000000" w:rsidRDefault="00000000" w:rsidRPr="00000000" w14:paraId="0000006F">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Learning Path Module</w:t>
      </w:r>
    </w:p>
    <w:p w:rsidR="00000000" w:rsidDel="00000000" w:rsidP="00000000" w:rsidRDefault="00000000" w:rsidRPr="00000000" w14:paraId="00000071">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00000" w:rsidDel="00000000" w:rsidP="00000000" w:rsidRDefault="00000000" w:rsidRPr="00000000" w14:paraId="00000072">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2826385"/>
            <wp:effectExtent b="0" l="0" r="0" t="0"/>
            <wp:docPr id="212691690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510" cy="28263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Learning Path Module</w:t>
      </w:r>
    </w:p>
    <w:p w:rsidR="00000000" w:rsidDel="00000000" w:rsidP="00000000" w:rsidRDefault="00000000" w:rsidRPr="00000000" w14:paraId="00000074">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5">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2.2</w:t>
      </w:r>
      <w:r w:rsidDel="00000000" w:rsidR="00000000" w:rsidRPr="00000000">
        <w:rPr>
          <w:rFonts w:ascii="Cambria" w:cs="Cambria" w:eastAsia="Cambria" w:hAnsi="Cambria"/>
          <w:color w:val="000000"/>
          <w:rtl w:val="0"/>
        </w:rPr>
        <w:t xml:space="preserve"> : Backend API with FastAPI</w:t>
      </w:r>
    </w:p>
    <w:p w:rsidR="00000000" w:rsidDel="00000000" w:rsidP="00000000" w:rsidRDefault="00000000" w:rsidRPr="00000000" w14:paraId="00000076">
      <w:pPr>
        <w:numPr>
          <w:ilvl w:val="0"/>
          <w:numId w:val="15"/>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Defined RESTful endpoints for each module:</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/qa</w:t>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w:t>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/summarize</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/learn/recommendations</w:t>
      </w:r>
    </w:p>
    <w:p w:rsidR="00000000" w:rsidDel="00000000" w:rsidP="00000000" w:rsidRDefault="00000000" w:rsidRPr="00000000" w14:paraId="0000007C">
      <w:pPr>
        <w:numPr>
          <w:ilvl w:val="0"/>
          <w:numId w:val="15"/>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Connected each endpoint to a respective module logic</w:t>
      </w:r>
    </w:p>
    <w:p w:rsidR="00000000" w:rsidDel="00000000" w:rsidP="00000000" w:rsidRDefault="00000000" w:rsidRPr="00000000" w14:paraId="0000007D">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628390"/>
            <wp:effectExtent b="0" l="0" r="0" t="0"/>
            <wp:docPr id="2126916905"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510" cy="36283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7F">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2338070"/>
            <wp:effectExtent b="0" l="0" r="0" t="0"/>
            <wp:docPr id="212691690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510" cy="233807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8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Frontend Development</w:t>
      </w:r>
    </w:p>
    <w:p w:rsidR="00000000" w:rsidDel="00000000" w:rsidP="00000000" w:rsidRDefault="00000000" w:rsidRPr="00000000" w14:paraId="00000082">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3.1: </w:t>
      </w:r>
      <w:r w:rsidDel="00000000" w:rsidR="00000000" w:rsidRPr="00000000">
        <w:rPr>
          <w:rFonts w:ascii="Cambria" w:cs="Cambria" w:eastAsia="Cambria" w:hAnsi="Cambria"/>
          <w:color w:val="000000"/>
          <w:rtl w:val="0"/>
        </w:rPr>
        <w:t xml:space="preserve">Build Web Interface</w:t>
      </w:r>
      <w:r w:rsidDel="00000000" w:rsidR="00000000" w:rsidRPr="00000000">
        <w:rPr>
          <w:rtl w:val="0"/>
        </w:rPr>
      </w:r>
    </w:p>
    <w:p w:rsidR="00000000" w:rsidDel="00000000" w:rsidP="00000000" w:rsidRDefault="00000000" w:rsidRPr="00000000" w14:paraId="00000083">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HTML Form (index.html):</w:t>
      </w:r>
    </w:p>
    <w:p w:rsidR="00000000" w:rsidDel="00000000" w:rsidP="00000000" w:rsidRDefault="00000000" w:rsidRPr="00000000" w14:paraId="0000008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Task dropdown (Explain, QnA, Quiz, Summary, Recommend Path)</w:t>
      </w:r>
    </w:p>
    <w:p w:rsidR="00000000" w:rsidDel="00000000" w:rsidP="00000000" w:rsidRDefault="00000000" w:rsidRPr="00000000" w14:paraId="0000008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Text area for user input</w:t>
      </w:r>
    </w:p>
    <w:p w:rsidR="00000000" w:rsidDel="00000000" w:rsidP="00000000" w:rsidRDefault="00000000" w:rsidRPr="00000000" w14:paraId="0000008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Submit button</w:t>
      </w:r>
    </w:p>
    <w:p w:rsidR="00000000" w:rsidDel="00000000" w:rsidP="00000000" w:rsidRDefault="00000000" w:rsidRPr="00000000" w14:paraId="00000087">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CSS Styling (style.css):</w:t>
      </w:r>
    </w:p>
    <w:p w:rsidR="00000000" w:rsidDel="00000000" w:rsidP="00000000" w:rsidRDefault="00000000" w:rsidRPr="00000000" w14:paraId="00000088">
      <w:pPr>
        <w:numPr>
          <w:ilvl w:val="1"/>
          <w:numId w:val="4"/>
        </w:numPr>
        <w:spacing w:after="0" w:before="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Responsive design</w:t>
      </w:r>
    </w:p>
    <w:p w:rsidR="00000000" w:rsidDel="00000000" w:rsidP="00000000" w:rsidRDefault="00000000" w:rsidRPr="00000000" w14:paraId="00000089">
      <w:pPr>
        <w:numPr>
          <w:ilvl w:val="1"/>
          <w:numId w:val="4"/>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Styled buttons, input areas, and result container</w:t>
      </w:r>
    </w:p>
    <w:p w:rsidR="00000000" w:rsidDel="00000000" w:rsidP="00000000" w:rsidRDefault="00000000" w:rsidRPr="00000000" w14:paraId="0000008A">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4605020"/>
            <wp:effectExtent b="0" l="0" r="0" t="0"/>
            <wp:docPr id="212691690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510" cy="46050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Frontend Intergration</w:t>
      </w:r>
    </w:p>
    <w:p w:rsidR="00000000" w:rsidDel="00000000" w:rsidP="00000000" w:rsidRDefault="00000000" w:rsidRPr="00000000" w14:paraId="0000008C">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3.2: </w:t>
      </w:r>
      <w:r w:rsidDel="00000000" w:rsidR="00000000" w:rsidRPr="00000000">
        <w:rPr>
          <w:rFonts w:ascii="Cambria" w:cs="Cambria" w:eastAsia="Cambria" w:hAnsi="Cambria"/>
          <w:color w:val="000000"/>
          <w:rtl w:val="0"/>
        </w:rPr>
        <w:t xml:space="preserve">Live Integration</w:t>
      </w:r>
      <w:r w:rsidDel="00000000" w:rsidR="00000000" w:rsidRPr="00000000">
        <w:rPr>
          <w:rtl w:val="0"/>
        </w:rPr>
      </w:r>
    </w:p>
    <w:p w:rsidR="00000000" w:rsidDel="00000000" w:rsidP="00000000" w:rsidRDefault="00000000" w:rsidRPr="00000000" w14:paraId="0000008D">
      <w:pPr>
        <w:numPr>
          <w:ilvl w:val="0"/>
          <w:numId w:val="1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Form submission sends POST request to FastAPI backend</w:t>
      </w:r>
    </w:p>
    <w:p w:rsidR="00000000" w:rsidDel="00000000" w:rsidP="00000000" w:rsidRDefault="00000000" w:rsidRPr="00000000" w14:paraId="0000008E">
      <w:pPr>
        <w:numPr>
          <w:ilvl w:val="0"/>
          <w:numId w:val="17"/>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Result appears below input box in real-time</w:t>
      </w:r>
    </w:p>
    <w:p w:rsidR="00000000" w:rsidDel="00000000" w:rsidP="00000000" w:rsidRDefault="00000000" w:rsidRPr="00000000" w14:paraId="0000008F">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90">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Deployment</w:t>
      </w:r>
    </w:p>
    <w:p w:rsidR="00000000" w:rsidDel="00000000" w:rsidP="00000000" w:rsidRDefault="00000000" w:rsidRPr="00000000" w14:paraId="000000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Locally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locally with</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uvicorn main:app --reload</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Navigate to: </w:t>
      </w:r>
      <w:hyperlink r:id="rId27">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http://127.0.0.1:8000</w:t>
        </w:r>
      </w:hyperlink>
      <w:r w:rsidDel="00000000" w:rsidR="00000000" w:rsidRPr="00000000">
        <w:rPr>
          <w:rtl w:val="0"/>
        </w:rPr>
      </w:r>
    </w:p>
    <w:p w:rsidR="00000000" w:rsidDel="00000000" w:rsidP="00000000" w:rsidRDefault="00000000" w:rsidRPr="00000000" w14:paraId="00000094">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1433195"/>
            <wp:effectExtent b="0" l="0" r="0" t="0"/>
            <wp:docPr id="212691690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510" cy="143319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the Application can be accessed</w:t>
      </w:r>
    </w:p>
    <w:p w:rsidR="00000000" w:rsidDel="00000000" w:rsidP="00000000" w:rsidRDefault="00000000" w:rsidRPr="00000000" w14:paraId="000000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Testing</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 a question</w:t>
        <w:br w:type="textWrapping"/>
        <w:t xml:space="preserve">Get an explanation</w:t>
        <w:br w:type="textWrapping"/>
        <w:t xml:space="preserve">Generate a quiz</w:t>
        <w:br w:type="textWrapping"/>
        <w:t xml:space="preserve">Summarize content</w:t>
        <w:br w:type="textWrapping"/>
        <w:t xml:space="preserve">Get a personalized learning plan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A">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08"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D">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10"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Exploring EduGenie: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Asking questions: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6">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902460"/>
            <wp:effectExtent b="0" l="0" r="0" t="0"/>
            <wp:docPr id="2126916911"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510" cy="190246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 of any topic: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F">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81480"/>
            <wp:effectExtent b="0" l="0" r="0" t="0"/>
            <wp:docPr id="212691691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731510" cy="168148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1619250"/>
            <wp:effectExtent b="0" l="0" r="0" t="0"/>
            <wp:docPr id="212691691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Summarising long paragraphs:</w:t>
      </w:r>
    </w:p>
    <w:p w:rsidR="00000000" w:rsidDel="00000000" w:rsidP="00000000" w:rsidRDefault="00000000" w:rsidRPr="00000000" w14:paraId="000000B2">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56715"/>
            <wp:effectExtent b="0" l="0" r="0" t="0"/>
            <wp:docPr id="2126916914"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510"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Generating quizzes: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generates three questions with 4 options each. It corrects the answer if chosen wrong</w:t>
      </w:r>
      <w:r w:rsidDel="00000000" w:rsidR="00000000" w:rsidRPr="00000000">
        <w:rPr>
          <w:rFonts w:ascii="Cambria" w:cs="Cambria" w:eastAsia="Cambria" w:hAnsi="Cambria"/>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B7">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5"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747010"/>
            <wp:effectExtent b="0" l="0" r="0" t="0"/>
            <wp:docPr id="2126916917"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B">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C">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D">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Guiding with learning recommendations from beginners level to advanced level</w:t>
      </w:r>
    </w:p>
    <w:p w:rsidR="00000000" w:rsidDel="00000000" w:rsidP="00000000" w:rsidRDefault="00000000" w:rsidRPr="00000000" w14:paraId="000000BF">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2747010"/>
            <wp:effectExtent b="0" l="0" r="0" t="0"/>
            <wp:docPr id="2126916892"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3"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4"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5"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provides along with details of resources from where to learn and stepwise guidance through-out. </w:t>
      </w:r>
    </w:p>
    <w:p w:rsidR="00000000" w:rsidDel="00000000" w:rsidP="00000000" w:rsidRDefault="00000000" w:rsidRPr="00000000" w14:paraId="000000C4">
      <w:pPr>
        <w:spacing w:after="280" w:before="280" w:line="240" w:lineRule="auto"/>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5">
      <w:pPr>
        <w:spacing w:after="280" w:before="280" w:line="240" w:lineRule="auto"/>
        <w:rPr>
          <w:rFonts w:ascii="Cambria" w:cs="Cambria" w:eastAsia="Cambria" w:hAnsi="Cambria"/>
          <w:b w:val="0"/>
          <w:bCs w:val="0"/>
          <w:color w:val="000000"/>
          <w:sz w:val="28"/>
          <w:szCs w:val="28"/>
        </w:rPr>
      </w:pPr>
      <w:r w:rsidDel="00000000" w:rsidR="00000000" w:rsidRPr="00000000">
        <w:rPr>
          <w:rFonts w:ascii="Cambria" w:cs="Cambria" w:eastAsia="Cambria" w:hAnsi="Cambria"/>
          <w:b w:val="1"/>
          <w:bCs w:val="1"/>
          <w:color w:val="000000"/>
          <w:sz w:val="28"/>
          <w:szCs w:val="28"/>
          <w:rtl w:val="0"/>
        </w:rPr>
        <w:t xml:space="preserve">Conclusion: </w:t>
      </w:r>
      <w:r w:rsidDel="00000000" w:rsidR="00000000" w:rsidRPr="00000000">
        <w:rPr>
          <w:rtl w:val="0"/>
        </w:rPr>
      </w:r>
    </w:p>
    <w:p w:rsidR="00000000" w:rsidDel="00000000" w:rsidP="00000000" w:rsidRDefault="00000000" w:rsidRPr="00000000" w14:paraId="000000C6">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rsidR="00000000" w:rsidDel="00000000" w:rsidP="00000000" w:rsidRDefault="00000000" w:rsidRPr="00000000" w14:paraId="000000C7">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000000" w:rsidDel="00000000" w:rsidP="00000000" w:rsidRDefault="00000000" w:rsidRPr="00000000" w14:paraId="000000C8">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000000" w:rsidDel="00000000" w:rsidP="00000000" w:rsidRDefault="00000000" w:rsidRPr="00000000" w14:paraId="000000C9">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000000" w:rsidDel="00000000" w:rsidP="00000000" w:rsidRDefault="00000000" w:rsidRPr="00000000" w14:paraId="000000CA">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000000" w:rsidDel="00000000" w:rsidP="00000000" w:rsidRDefault="00000000" w:rsidRPr="00000000" w14:paraId="000000CB">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000000" w:rsidDel="00000000" w:rsidP="00000000" w:rsidRDefault="00000000" w:rsidRPr="00000000" w14:paraId="000000C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rsidR="00000000" w:rsidDel="00000000" w:rsidP="00000000" w:rsidRDefault="00000000" w:rsidRPr="00000000" w14:paraId="000000CD">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Submitted by:</w:t>
      </w:r>
    </w:p>
    <w:p w:rsidR="00000000" w:rsidDel="00000000" w:rsidP="00000000" w:rsidRDefault="00000000" w:rsidRPr="00000000" w14:paraId="000000D2">
      <w:pPr>
        <w:spacing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Tella Divya Sree</w:t>
      </w:r>
      <w:r w:rsidDel="00000000" w:rsidR="00000000" w:rsidRPr="00000000">
        <w:rPr>
          <w:rFonts w:ascii="Cambria" w:cs="Cambria" w:eastAsia="Cambria" w:hAnsi="Cambria"/>
          <w:color w:val="000000"/>
          <w:rtl w:val="0"/>
        </w:rPr>
        <w:br w:type="textWrapping"/>
      </w:r>
      <w:r w:rsidDel="00000000" w:rsidR="00000000" w:rsidRPr="00000000">
        <w:rPr>
          <w:rFonts w:ascii="Cambria" w:cs="Cambria" w:eastAsia="Cambria" w:hAnsi="Cambria"/>
          <w:b w:val="1"/>
          <w:bCs w:val="1"/>
          <w:color w:val="000000"/>
          <w:rtl w:val="0"/>
        </w:rPr>
        <w:t xml:space="preserve">Mentor:</w:t>
      </w:r>
      <w:r w:rsidDel="00000000" w:rsidR="00000000" w:rsidRPr="00000000">
        <w:rPr>
          <w:rFonts w:ascii="Cambria" w:cs="Cambria" w:eastAsia="Cambria" w:hAnsi="Cambria"/>
          <w:color w:val="000000"/>
          <w:rtl w:val="0"/>
        </w:rPr>
        <w:t xml:space="preserve"> Siri</w:t>
        <w:br w:type="textWrapping"/>
      </w:r>
      <w:r w:rsidDel="00000000" w:rsidR="00000000" w:rsidRPr="00000000">
        <w:rPr>
          <w:rFonts w:ascii="Cambria" w:cs="Cambria" w:eastAsia="Cambria" w:hAnsi="Cambria"/>
          <w:b w:val="1"/>
          <w:bCs w:val="1"/>
          <w:color w:val="000000"/>
          <w:rtl w:val="0"/>
        </w:rPr>
        <w:t xml:space="preserve">Date:</w:t>
      </w:r>
      <w:r w:rsidDel="00000000" w:rsidR="00000000" w:rsidRPr="00000000">
        <w:rPr>
          <w:rFonts w:ascii="Cambria" w:cs="Cambria" w:eastAsia="Cambria" w:hAnsi="Cambria"/>
          <w:color w:val="000000"/>
          <w:rtl w:val="0"/>
        </w:rPr>
        <w:t xml:space="preserve"> 11/04/2025</w:t>
      </w:r>
      <w:r w:rsidDel="00000000" w:rsidR="00000000" w:rsidRPr="00000000">
        <w:rPr>
          <w:rtl w:val="0"/>
        </w:rPr>
      </w:r>
    </w:p>
    <w:sectPr>
      <w:headerReference r:id="rId4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14300" distT="114300" distL="114300" distR="114300">
          <wp:extent cx="1585540" cy="681038"/>
          <wp:effectExtent b="0" l="0" r="0" t="0"/>
          <wp:docPr id="212691689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585540" cy="6810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07"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76325" cy="300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1.png"/><Relationship Id="rId42" Type="http://schemas.openxmlformats.org/officeDocument/2006/relationships/header" Target="header1.xml"/><Relationship Id="rId41" Type="http://schemas.openxmlformats.org/officeDocument/2006/relationships/image" Target="media/image25.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mshardware.com/how-to/install-python-on-windows-10-and-11?utm_source=chatgpt.com" TargetMode="External"/><Relationship Id="rId26" Type="http://schemas.openxmlformats.org/officeDocument/2006/relationships/image" Target="media/image2.png"/><Relationship Id="rId25" Type="http://schemas.openxmlformats.org/officeDocument/2006/relationships/image" Target="media/image10.png"/><Relationship Id="rId28" Type="http://schemas.openxmlformats.org/officeDocument/2006/relationships/image" Target="media/image13.png"/><Relationship Id="rId27" Type="http://schemas.openxmlformats.org/officeDocument/2006/relationships/hyperlink" Target="http://127.0.0.1:800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7.png"/><Relationship Id="rId8" Type="http://schemas.openxmlformats.org/officeDocument/2006/relationships/hyperlink" Target="https://ai.google.dev/gemini-api/docs/api-key?utm_source=chatgpt.com" TargetMode="External"/><Relationship Id="rId31" Type="http://schemas.openxmlformats.org/officeDocument/2006/relationships/image" Target="media/image14.png"/><Relationship Id="rId30" Type="http://schemas.openxmlformats.org/officeDocument/2006/relationships/image" Target="media/image17.png"/><Relationship Id="rId11" Type="http://schemas.openxmlformats.org/officeDocument/2006/relationships/hyperlink" Target="https://fastapi.tiangolo.com/?utm_source=chatgpt.com" TargetMode="External"/><Relationship Id="rId33" Type="http://schemas.openxmlformats.org/officeDocument/2006/relationships/image" Target="media/image15.png"/><Relationship Id="rId10" Type="http://schemas.openxmlformats.org/officeDocument/2006/relationships/hyperlink" Target="https://www.youtube.com/watch?v=_uQrJ0TkZlc" TargetMode="External"/><Relationship Id="rId32" Type="http://schemas.openxmlformats.org/officeDocument/2006/relationships/image" Target="media/image23.png"/><Relationship Id="rId13" Type="http://schemas.openxmlformats.org/officeDocument/2006/relationships/hyperlink" Target="https://www.youtube.com/watch?v=0sOvCWFmrtA" TargetMode="External"/><Relationship Id="rId35" Type="http://schemas.openxmlformats.org/officeDocument/2006/relationships/image" Target="media/image16.png"/><Relationship Id="rId12" Type="http://schemas.openxmlformats.org/officeDocument/2006/relationships/hyperlink" Target="https://fastapi.tiangolo.com/tutorial/?utm_source=chatgpt.com" TargetMode="External"/><Relationship Id="rId34" Type="http://schemas.openxmlformats.org/officeDocument/2006/relationships/image" Target="media/image19.png"/><Relationship Id="rId15" Type="http://schemas.openxmlformats.org/officeDocument/2006/relationships/hyperlink" Target="https://www.geeksforgeeks.org/how-to-use-google-gemini-api-key/?utm_source=chatgpt.com" TargetMode="External"/><Relationship Id="rId37" Type="http://schemas.openxmlformats.org/officeDocument/2006/relationships/image" Target="media/image22.png"/><Relationship Id="rId14" Type="http://schemas.openxmlformats.org/officeDocument/2006/relationships/hyperlink" Target="https://ai.google.dev/gemini-api/docs/api-key?utm_source=chatgpt.com" TargetMode="External"/><Relationship Id="rId36" Type="http://schemas.openxmlformats.org/officeDocument/2006/relationships/image" Target="media/image21.png"/><Relationship Id="rId17" Type="http://schemas.openxmlformats.org/officeDocument/2006/relationships/hyperlink" Target="https://pypi.org/project/uvicorn/?utm_source=chatgpt.com" TargetMode="External"/><Relationship Id="rId39" Type="http://schemas.openxmlformats.org/officeDocument/2006/relationships/image" Target="media/image26.png"/><Relationship Id="rId16" Type="http://schemas.openxmlformats.org/officeDocument/2006/relationships/hyperlink" Target="https://www.youtube.com/watch?v=example" TargetMode="External"/><Relationship Id="rId38" Type="http://schemas.openxmlformats.org/officeDocument/2006/relationships/image" Target="media/image18.png"/><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uZ+2BrP+sb5zY2830KoyxUcYA==">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coreProperties>
</file>